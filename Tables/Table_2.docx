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DD82" w14:textId="10A7E83D" w:rsidR="00FF36E3" w:rsidRPr="009F66D0" w:rsidRDefault="00FF36E3" w:rsidP="00FF36E3">
      <w:pPr>
        <w:rPr>
          <w:rFonts w:ascii="Times New Roman" w:hAnsi="Times New Roman" w:cs="Times New Roman"/>
        </w:rPr>
      </w:pPr>
      <w:r w:rsidRPr="009F66D0">
        <w:rPr>
          <w:rFonts w:ascii="Times New Roman" w:hAnsi="Times New Roman" w:cs="Times New Roman"/>
          <w:b/>
          <w:bCs/>
        </w:rPr>
        <w:t>Table 2</w:t>
      </w:r>
      <w:r w:rsidRPr="009F66D0">
        <w:rPr>
          <w:rFonts w:ascii="Times New Roman" w:hAnsi="Times New Roman" w:cs="Times New Roman"/>
        </w:rPr>
        <w:t xml:space="preserve">. </w:t>
      </w:r>
      <w:r w:rsidR="000F65F7" w:rsidRPr="009F66D0">
        <w:rPr>
          <w:rFonts w:ascii="Times New Roman" w:hAnsi="Times New Roman" w:cs="Times New Roman"/>
        </w:rPr>
        <w:t>P</w:t>
      </w:r>
      <w:r w:rsidRPr="009F66D0">
        <w:rPr>
          <w:rFonts w:ascii="Times New Roman" w:hAnsi="Times New Roman" w:cs="Times New Roman"/>
        </w:rPr>
        <w:t xml:space="preserve">lant group parameter estimates (mean ± </w:t>
      </w:r>
      <w:proofErr w:type="spellStart"/>
      <w:r w:rsidRPr="009F66D0">
        <w:rPr>
          <w:rFonts w:ascii="Times New Roman" w:hAnsi="Times New Roman" w:cs="Times New Roman"/>
        </w:rPr>
        <w:t>s.d.</w:t>
      </w:r>
      <w:proofErr w:type="spellEnd"/>
      <w:r w:rsidRPr="009F66D0">
        <w:rPr>
          <w:rFonts w:ascii="Times New Roman" w:hAnsi="Times New Roman" w:cs="Times New Roman"/>
        </w:rPr>
        <w:t>, Equation 2) based on</w:t>
      </w:r>
      <w:ins w:id="0" w:author="Luka Seamus Wright" w:date="2025-06-28T19:50:00Z" w16du:dateUtc="2025-06-28T11:50:00Z">
        <w:r w:rsidR="00686D90">
          <w:rPr>
            <w:rFonts w:ascii="Times New Roman" w:hAnsi="Times New Roman" w:cs="Times New Roman"/>
          </w:rPr>
          <w:t xml:space="preserve"> n = </w:t>
        </w:r>
        <w:r w:rsidR="00686D90" w:rsidRPr="000B1A43">
          <w:rPr>
            <w:rFonts w:ascii="Times New Roman" w:hAnsi="Times New Roman" w:cs="Times New Roman"/>
          </w:rPr>
          <w:t>10566</w:t>
        </w:r>
        <w:r w:rsidR="00686D90">
          <w:rPr>
            <w:rFonts w:ascii="Times New Roman" w:hAnsi="Times New Roman" w:cs="Times New Roman"/>
          </w:rPr>
          <w:t xml:space="preserve"> </w:t>
        </w:r>
        <w:r w:rsidR="006C3D9D">
          <w:rPr>
            <w:rFonts w:ascii="Times New Roman" w:hAnsi="Times New Roman" w:cs="Times New Roman"/>
          </w:rPr>
          <w:t xml:space="preserve">observations </w:t>
        </w:r>
      </w:ins>
      <w:ins w:id="1" w:author="Luka Seamus Wright" w:date="2025-06-28T19:52:00Z" w16du:dateUtc="2025-06-28T11:52:00Z">
        <w:r w:rsidR="009842BF">
          <w:rPr>
            <w:rFonts w:ascii="Times New Roman" w:hAnsi="Times New Roman" w:cs="Times New Roman"/>
          </w:rPr>
          <w:t xml:space="preserve">and calculated </w:t>
        </w:r>
      </w:ins>
      <w:ins w:id="2" w:author="Luka Seamus Wright" w:date="2025-06-28T19:53:00Z" w16du:dateUtc="2025-06-28T11:53:00Z">
        <w:r w:rsidR="00406593">
          <w:rPr>
            <w:rFonts w:ascii="Times New Roman" w:hAnsi="Times New Roman" w:cs="Times New Roman"/>
          </w:rPr>
          <w:t>with</w:t>
        </w:r>
      </w:ins>
      <w:r w:rsidRPr="009F66D0">
        <w:rPr>
          <w:rFonts w:ascii="Times New Roman" w:hAnsi="Times New Roman" w:cs="Times New Roman"/>
        </w:rPr>
        <w:t xml:space="preserve"> </w:t>
      </w:r>
      <w:ins w:id="3" w:author="Luka Seamus Wright" w:date="2025-06-28T19:18:00Z" w16du:dateUtc="2025-06-28T11:18:00Z">
        <w:r w:rsidR="001F7DCD" w:rsidRPr="00F82AFB">
          <w:rPr>
            <w:rFonts w:ascii="Times New Roman" w:hAnsi="Times New Roman" w:cs="Times New Roman"/>
          </w:rPr>
          <w:t>8</w:t>
        </w:r>
        <w:r w:rsidR="001F7DCD" w:rsidRPr="00541E5A">
          <w:rPr>
            <w:rFonts w:ascii="Times New Roman" w:hAnsi="Times New Roman" w:cs="Times New Roman"/>
          </w:rPr>
          <w:t>×</w:t>
        </w:r>
        <w:r w:rsidR="001F7DCD">
          <w:rPr>
            <w:rFonts w:ascii="Times New Roman" w:hAnsi="Times New Roman" w:cs="Times New Roman"/>
          </w:rPr>
          <w:t>10</w:t>
        </w:r>
        <w:r w:rsidR="001F7DCD" w:rsidRPr="00F82AFB">
          <w:rPr>
            <w:rFonts w:ascii="Times New Roman" w:hAnsi="Times New Roman" w:cs="Times New Roman"/>
            <w:vertAlign w:val="superscript"/>
          </w:rPr>
          <w:t>4</w:t>
        </w:r>
      </w:ins>
      <w:del w:id="4" w:author="Luka Seamus Wright" w:date="2025-06-28T19:18:00Z" w16du:dateUtc="2025-06-28T11:18:00Z">
        <w:r w:rsidRPr="009F66D0" w:rsidDel="001F7DCD">
          <w:rPr>
            <w:rFonts w:ascii="Times New Roman" w:hAnsi="Times New Roman" w:cs="Times New Roman"/>
          </w:rPr>
          <w:delText>8</w:delText>
        </w:r>
        <w:r w:rsidRPr="009F66D0" w:rsidDel="001F7DCD">
          <w:rPr>
            <w:rFonts w:ascii="Times New Roman" w:hAnsi="Times New Roman" w:cs="Times New Roman"/>
            <w:vertAlign w:val="superscript"/>
          </w:rPr>
          <w:delText>4</w:delText>
        </w:r>
      </w:del>
      <w:r w:rsidRPr="009F66D0">
        <w:rPr>
          <w:rFonts w:ascii="Times New Roman" w:hAnsi="Times New Roman" w:cs="Times New Roman"/>
        </w:rPr>
        <w:t xml:space="preserve"> posterior samples. Only </w:t>
      </w:r>
      <w:r w:rsidRPr="009F66D0">
        <w:rPr>
          <w:rFonts w:ascii="Times New Roman" w:hAnsi="Times New Roman" w:cs="Times New Roman"/>
          <w:i/>
          <w:iCs/>
        </w:rPr>
        <w:t>k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µ</w:t>
      </w:r>
      <w:r w:rsidRPr="009F66D0">
        <w:rPr>
          <w:rFonts w:ascii="Times New Roman" w:hAnsi="Times New Roman" w:cs="Times New Roman"/>
        </w:rPr>
        <w:t xml:space="preserve"> are shown since response units were </w:t>
      </w:r>
      <w:r w:rsidR="008C0654" w:rsidRPr="009F66D0">
        <w:rPr>
          <w:rFonts w:ascii="Times New Roman" w:hAnsi="Times New Roman" w:cs="Times New Roman"/>
        </w:rPr>
        <w:t>normalised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α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τ</w:t>
      </w:r>
      <w:r w:rsidRPr="009F66D0">
        <w:rPr>
          <w:rFonts w:ascii="Times New Roman" w:hAnsi="Times New Roman" w:cs="Times New Roman"/>
        </w:rPr>
        <w:t xml:space="preserve"> were therefore </w:t>
      </w:r>
      <w:r w:rsidR="006E088F" w:rsidRPr="009F66D0">
        <w:rPr>
          <w:rFonts w:ascii="Times New Roman" w:hAnsi="Times New Roman" w:cs="Times New Roman"/>
        </w:rPr>
        <w:t>set to 1 and 0 respectively</w:t>
      </w:r>
      <w:r w:rsidR="00B958BC" w:rsidRPr="009F66D0">
        <w:rPr>
          <w:rFonts w:ascii="Times New Roman" w:hAnsi="Times New Roman" w:cs="Times New Roman"/>
        </w:rPr>
        <w:t xml:space="preserve">. </w:t>
      </w:r>
      <w:r w:rsidRPr="009F66D0">
        <w:rPr>
          <w:rFonts w:ascii="Times New Roman" w:hAnsi="Times New Roman" w:cs="Times New Roman"/>
        </w:rPr>
        <w:t>Δ is the absolute difference between light and dark estimates within photosynthesis or chlorophyll</w:t>
      </w:r>
      <w:r w:rsidR="00D641C1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>Δ with subscript is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 xml:space="preserve">the absolute difference </w:t>
      </w:r>
      <w:r w:rsidRPr="009F66D0">
        <w:rPr>
          <w:rFonts w:ascii="Times New Roman" w:hAnsi="Times New Roman" w:cs="Times New Roman"/>
        </w:rPr>
        <w:t>between photosynthesis and chlorophyll within light (Δ</w:t>
      </w:r>
      <w:r w:rsidRPr="009F66D0">
        <w:rPr>
          <w:rFonts w:ascii="Times New Roman" w:hAnsi="Times New Roman" w:cs="Times New Roman"/>
          <w:vertAlign w:val="subscript"/>
        </w:rPr>
        <w:t>L</w:t>
      </w:r>
      <w:r w:rsidRPr="009F66D0">
        <w:rPr>
          <w:rFonts w:ascii="Times New Roman" w:hAnsi="Times New Roman" w:cs="Times New Roman"/>
        </w:rPr>
        <w:t>) or dark (Δ</w:t>
      </w:r>
      <w:r w:rsidRPr="009F66D0">
        <w:rPr>
          <w:rFonts w:ascii="Times New Roman" w:hAnsi="Times New Roman" w:cs="Times New Roman"/>
          <w:vertAlign w:val="subscript"/>
        </w:rPr>
        <w:t>D</w:t>
      </w:r>
      <w:r w:rsidRPr="009F66D0">
        <w:rPr>
          <w:rFonts w:ascii="Times New Roman" w:hAnsi="Times New Roman" w:cs="Times New Roman"/>
        </w:rPr>
        <w:t xml:space="preserve">). P as in Table 1, i.e. the probability </w:t>
      </w:r>
      <w:r w:rsidR="00051D28" w:rsidRPr="009F66D0">
        <w:rPr>
          <w:rFonts w:ascii="Times New Roman" w:hAnsi="Times New Roman" w:cs="Times New Roman"/>
        </w:rPr>
        <w:t>mass of</w:t>
      </w:r>
      <w:r w:rsidRPr="009F66D0">
        <w:rPr>
          <w:rFonts w:ascii="Times New Roman" w:hAnsi="Times New Roman" w:cs="Times New Roman"/>
        </w:rPr>
        <w:t xml:space="preserve"> Δ </w:t>
      </w:r>
      <w:r w:rsidR="00051D28" w:rsidRPr="009F66D0">
        <w:rPr>
          <w:rFonts w:ascii="Times New Roman" w:hAnsi="Times New Roman" w:cs="Times New Roman"/>
        </w:rPr>
        <w:t>&gt;</w:t>
      </w:r>
      <w:r w:rsidRPr="009F66D0">
        <w:rPr>
          <w:rFonts w:ascii="Times New Roman" w:hAnsi="Times New Roman" w:cs="Times New Roman"/>
        </w:rPr>
        <w:t xml:space="preserve"> </w:t>
      </w:r>
      <w:r w:rsidR="00051D28" w:rsidRPr="009F66D0">
        <w:rPr>
          <w:rFonts w:ascii="Times New Roman" w:hAnsi="Times New Roman" w:cs="Times New Roman"/>
        </w:rPr>
        <w:t>0</w:t>
      </w:r>
      <w:r w:rsidRPr="009F66D0">
        <w:rPr>
          <w:rFonts w:ascii="Times New Roman" w:hAnsi="Times New Roman" w:cs="Times New Roman"/>
        </w:rPr>
        <w:t>.</w:t>
      </w:r>
      <w:r w:rsidR="0072526D" w:rsidRPr="009F66D0">
        <w:rPr>
          <w:rFonts w:ascii="Times New Roman" w:hAnsi="Times New Roman" w:cs="Times New Roman"/>
        </w:rPr>
        <w:t xml:space="preserve"> P = 0.5 is equivalent to a </w:t>
      </w:r>
      <w:r w:rsidR="004E58F6" w:rsidRPr="009F66D0">
        <w:rPr>
          <w:rFonts w:ascii="Times New Roman" w:hAnsi="Times New Roman" w:cs="Times New Roman"/>
        </w:rPr>
        <w:t>coin toss</w:t>
      </w:r>
      <w:r w:rsidR="0072526D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9572DF" w:rsidRPr="009F66D0">
        <w:rPr>
          <w:rFonts w:ascii="Times New Roman" w:hAnsi="Times New Roman" w:cs="Times New Roman"/>
        </w:rPr>
        <w:t xml:space="preserve">P &gt; 0.9 </w:t>
      </w:r>
      <w:r w:rsidR="00955019" w:rsidRPr="009F66D0">
        <w:rPr>
          <w:rFonts w:ascii="Times New Roman" w:hAnsi="Times New Roman" w:cs="Times New Roman"/>
        </w:rPr>
        <w:t>is</w:t>
      </w:r>
      <w:r w:rsidR="009572DF" w:rsidRPr="009F66D0">
        <w:rPr>
          <w:rFonts w:ascii="Times New Roman" w:hAnsi="Times New Roman" w:cs="Times New Roman"/>
        </w:rPr>
        <w:t xml:space="preserve"> highlighted in bold. </w:t>
      </w:r>
      <w:r w:rsidRPr="009F66D0">
        <w:rPr>
          <w:rFonts w:ascii="Times New Roman" w:hAnsi="Times New Roman" w:cs="Times New Roman"/>
        </w:rPr>
        <w:t>Selected pairwise differences between plant groups are provided in text.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PrChange w:id="5" w:author="Luka Seamus Wright" w:date="2025-06-28T20:22:00Z" w16du:dateUtc="2025-06-28T12:22:00Z">
          <w:tblPr>
            <w:tblStyle w:val="TableGrid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1174"/>
        <w:gridCol w:w="1356"/>
        <w:gridCol w:w="1044"/>
        <w:gridCol w:w="1111"/>
        <w:gridCol w:w="621"/>
        <w:gridCol w:w="223"/>
        <w:gridCol w:w="1387"/>
        <w:gridCol w:w="1164"/>
        <w:gridCol w:w="1164"/>
        <w:gridCol w:w="846"/>
        <w:gridCol w:w="1343"/>
        <w:gridCol w:w="846"/>
        <w:gridCol w:w="1058"/>
        <w:gridCol w:w="621"/>
        <w:tblGridChange w:id="6">
          <w:tblGrid>
            <w:gridCol w:w="1174"/>
            <w:gridCol w:w="450"/>
            <w:gridCol w:w="1211"/>
            <w:gridCol w:w="1021"/>
            <w:gridCol w:w="1116"/>
            <w:gridCol w:w="334"/>
            <w:gridCol w:w="223"/>
            <w:gridCol w:w="66"/>
            <w:gridCol w:w="223"/>
            <w:gridCol w:w="1253"/>
            <w:gridCol w:w="1117"/>
            <w:gridCol w:w="1117"/>
            <w:gridCol w:w="785"/>
            <w:gridCol w:w="64"/>
            <w:gridCol w:w="1279"/>
            <w:gridCol w:w="33"/>
            <w:gridCol w:w="813"/>
            <w:gridCol w:w="33"/>
            <w:gridCol w:w="1025"/>
            <w:gridCol w:w="621"/>
          </w:tblGrid>
        </w:tblGridChange>
      </w:tblGrid>
      <w:tr w:rsidR="004B718D" w:rsidRPr="009F66D0" w14:paraId="4CA6A280" w14:textId="77777777" w:rsidTr="004B718D">
        <w:tc>
          <w:tcPr>
            <w:tcW w:w="421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7" w:author="Luka Seamus Wright" w:date="2025-06-28T20:22:00Z" w16du:dateUtc="2025-06-28T12:22:00Z">
              <w:tcPr>
                <w:tcW w:w="421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55E0BCA3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8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8" w:author="Luka Seamus Wright" w:date="2025-06-28T20:22:00Z" w16du:dateUtc="2025-06-28T12:22:00Z">
              <w:tcPr>
                <w:tcW w:w="1480" w:type="pct"/>
                <w:gridSpan w:val="5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9B18F1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Photosynthesis</w:t>
            </w:r>
          </w:p>
        </w:tc>
        <w:tc>
          <w:tcPr>
            <w:tcW w:w="80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9" w:author="Luka Seamus Wright" w:date="2025-06-28T20:22:00Z" w16du:dateUtc="2025-06-28T12:22:00Z">
              <w:tcPr>
                <w:tcW w:w="8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BCAF89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3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10" w:author="Luka Seamus Wright" w:date="2025-06-28T20:22:00Z" w16du:dateUtc="2025-06-28T12:22:00Z">
              <w:tcPr>
                <w:tcW w:w="1633" w:type="pct"/>
                <w:gridSpan w:val="6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4B06CA9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Chlorophyll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11" w:author="Luka Seamus Wright" w:date="2025-06-28T20:22:00Z" w16du:dateUtc="2025-06-28T12:22:00Z">
              <w:tcPr>
                <w:tcW w:w="481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0F45702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12" w:author="Luka Seamus Wright" w:date="2025-06-28T20:22:00Z" w16du:dateUtc="2025-06-28T12:22:00Z">
              <w:tcPr>
                <w:tcW w:w="303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75EB689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13" w:author="Luka Seamus Wright" w:date="2025-06-28T20:22:00Z" w16du:dateUtc="2025-06-28T12:22:00Z">
              <w:tcPr>
                <w:tcW w:w="379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631786E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14" w:author="Luka Seamus Wright" w:date="2025-06-28T20:22:00Z" w16du:dateUtc="2025-06-28T12:22:00Z">
              <w:tcPr>
                <w:tcW w:w="222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89FFC8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B718D" w:rsidRPr="009F66D0" w14:paraId="161FB7FF" w14:textId="77777777" w:rsidTr="004B718D"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15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FB4E6D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16" w:author="Luka Seamus Wright" w:date="2025-06-28T20:22:00Z" w16du:dateUtc="2025-06-28T12:22:00Z">
              <w:tcPr>
                <w:tcW w:w="43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A086D84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17" w:author="Luka Seamus Wright" w:date="2025-06-28T20:22:00Z" w16du:dateUtc="2025-06-28T12:22:00Z">
              <w:tcPr>
                <w:tcW w:w="36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05E4F9F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18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7D216B7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19" w:author="Luka Seamus Wright" w:date="2025-06-28T20:22:00Z" w16du:dateUtc="2025-06-28T12:22:00Z">
              <w:tcPr>
                <w:tcW w:w="222" w:type="pct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062492D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20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423120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21" w:author="Luka Seamus Wright" w:date="2025-06-28T20:22:00Z" w16du:dateUtc="2025-06-28T12:22:00Z">
              <w:tcPr>
                <w:tcW w:w="44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1076BBE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22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361288D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23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0017B13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24" w:author="Luka Seamus Wright" w:date="2025-06-28T20:22:00Z" w16du:dateUtc="2025-06-28T12:22:00Z">
              <w:tcPr>
                <w:tcW w:w="303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7F6450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25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DC3D4C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26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CC76BC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27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197D963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28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01F7AFCB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</w:tr>
      <w:tr w:rsidR="004B718D" w:rsidRPr="009F66D0" w14:paraId="650B5F96" w14:textId="77777777" w:rsidTr="004B718D">
        <w:tc>
          <w:tcPr>
            <w:tcW w:w="421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29" w:author="Luka Seamus Wright" w:date="2025-06-28T20:22:00Z" w16du:dateUtc="2025-06-28T12:22:00Z">
              <w:tcPr>
                <w:tcW w:w="582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59E25C6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Terrestrial plants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0" w:author="Luka Seamus Wright" w:date="2025-06-28T20:22:00Z" w16du:dateUtc="2025-06-28T12:22:00Z">
              <w:tcPr>
                <w:tcW w:w="434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5C00813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1" w:author="Luka Seamus Wright" w:date="2025-06-28T20:22:00Z" w16du:dateUtc="2025-06-28T12:22:00Z">
              <w:tcPr>
                <w:tcW w:w="366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A69D6A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2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695B821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3" w:author="Luka Seamus Wright" w:date="2025-06-28T20:22:00Z" w16du:dateUtc="2025-06-28T12:22:00Z">
              <w:tcPr>
                <w:tcW w:w="222" w:type="pct"/>
                <w:gridSpan w:val="3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769A1DD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4" w:author="Luka Seamus Wright" w:date="2025-06-28T20:22:00Z" w16du:dateUtc="2025-06-28T12:22:00Z">
              <w:tcPr>
                <w:tcW w:w="8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176D1F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5" w:author="Luka Seamus Wright" w:date="2025-06-28T20:22:00Z" w16du:dateUtc="2025-06-28T12:22:00Z">
              <w:tcPr>
                <w:tcW w:w="449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662A2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6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61015FF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7" w:author="Luka Seamus Wright" w:date="2025-06-28T20:22:00Z" w16du:dateUtc="2025-06-28T12:22:00Z">
              <w:tcPr>
                <w:tcW w:w="40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0CCC7C6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8" w:author="Luka Seamus Wright" w:date="2025-06-28T20:22:00Z" w16du:dateUtc="2025-06-28T12:22:00Z">
              <w:tcPr>
                <w:tcW w:w="303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1BCD28D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39" w:author="Luka Seamus Wright" w:date="2025-06-28T20:22:00Z" w16du:dateUtc="2025-06-28T12:22:00Z">
              <w:tcPr>
                <w:tcW w:w="470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28A4035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40" w:author="Luka Seamus Wright" w:date="2025-06-28T20:22:00Z" w16du:dateUtc="2025-06-28T12:22:00Z">
              <w:tcPr>
                <w:tcW w:w="303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3720EE8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41" w:author="Luka Seamus Wright" w:date="2025-06-28T20:22:00Z" w16du:dateUtc="2025-06-28T12:22:00Z">
              <w:tcPr>
                <w:tcW w:w="367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056BADA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  <w:tcPrChange w:id="42" w:author="Luka Seamus Wright" w:date="2025-06-28T20:22:00Z" w16du:dateUtc="2025-06-28T12:22:00Z">
              <w:tcPr>
                <w:tcW w:w="222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</w:tcPrChange>
          </w:tcPr>
          <w:p w14:paraId="0EF195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185C0A06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43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05EE01A" w14:textId="11F0DE29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44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2C7FA6B" w14:textId="7AA7540F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45" w:author="Luka Seamus Wright" w:date="2025-06-28T19:53:00Z" w16du:dateUtc="2025-06-28T11:5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0.81</w:t>
              </w:r>
            </w:ins>
            <w:del w:id="46" w:author="Luka Seamus Wright" w:date="2025-06-28T19:53:00Z" w16du:dateUtc="2025-06-28T11:53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0.53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47" w:author="Luka Seamus Wright" w:date="2025-06-28T19:54:00Z" w16du:dateUtc="2025-06-28T11:54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0.057</w:t>
              </w:r>
            </w:ins>
            <w:del w:id="48" w:author="Luka Seamus Wright" w:date="2025-06-28T19:54:00Z" w16du:dateUtc="2025-06-28T11:54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0.052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49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CDEC4D2" w14:textId="17B2AEC3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50" w:author="Luka Seamus Wright" w:date="2025-06-28T19:54:00Z" w16du:dateUtc="2025-06-28T11:54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</w:t>
              </w:r>
            </w:ins>
            <w:del w:id="51" w:author="Luka Seamus Wright" w:date="2025-06-28T19:54:00Z" w16du:dateUtc="2025-06-28T11:54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0.75 </w:delText>
              </w:r>
            </w:del>
            <w:ins w:id="52" w:author="Luka Seamus Wright" w:date="2025-06-28T19:54:00Z" w16du:dateUtc="2025-06-28T11:54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53" w:author="Luka Seamus Wright" w:date="2025-06-28T19:54:00Z" w16du:dateUtc="2025-06-28T11:54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0.069</w:t>
              </w:r>
            </w:ins>
            <w:del w:id="54" w:author="Luka Seamus Wright" w:date="2025-06-28T19:54:00Z" w16du:dateUtc="2025-06-28T11:54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0.06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55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318E5E" w14:textId="3523A2EB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</w:t>
            </w:r>
            <w:del w:id="56" w:author="Luka Seamus Wright" w:date="2025-06-28T20:07:00Z" w16du:dateUtc="2025-06-28T12:07:00Z">
              <w:r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2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57" w:author="Luka Seamus Wright" w:date="2025-06-28T20:08:00Z" w16du:dateUtc="2025-06-28T12:08:00Z">
              <w:r w:rsidR="00CE6D54"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0.089</w:t>
              </w:r>
            </w:ins>
            <w:del w:id="58" w:author="Luka Seamus Wright" w:date="2025-06-28T20:08:00Z" w16du:dateUtc="2025-06-28T12:08:00Z">
              <w:r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0.079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59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D2FA370" w14:textId="67E2FF99" w:rsidR="00FF36E3" w:rsidRPr="009F66D0" w:rsidRDefault="00CE6D54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ins w:id="60" w:author="Luka Seamus Wright" w:date="2025-06-28T20:08:00Z" w16du:dateUtc="2025-06-28T12:08:00Z">
              <w:r w:rsidRPr="00CE6D54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0.99</w:t>
              </w:r>
            </w:ins>
            <w:del w:id="61" w:author="Luka Seamus Wright" w:date="2025-06-28T20:08:00Z" w16du:dateUtc="2025-06-28T12:08:00Z">
              <w:r w:rsidR="003C04C3" w:rsidRPr="009F66D0" w:rsidDel="00CE6D54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1</w:delText>
              </w:r>
            </w:del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62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79DB9C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63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8EC188D" w14:textId="0AB590C3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64" w:author="Luka Seamus Wright" w:date="2025-06-28T19:59:00Z" w16du:dateUtc="2025-06-28T11:59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</w:t>
              </w:r>
            </w:ins>
            <w:del w:id="65" w:author="Luka Seamus Wright" w:date="2025-06-28T19:59:00Z" w16du:dateUtc="2025-06-28T11:59:00Z">
              <w:r w:rsidR="00A605F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0.59 </w:delText>
              </w:r>
            </w:del>
            <w:ins w:id="66" w:author="Luka Seamus Wright" w:date="2025-06-28T19:59:00Z" w16du:dateUtc="2025-06-28T11:59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A605F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67" w:author="Luka Seamus Wright" w:date="2025-06-28T19:59:00Z" w16du:dateUtc="2025-06-28T11:59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0.064</w:t>
              </w:r>
            </w:ins>
            <w:del w:id="68" w:author="Luka Seamus Wright" w:date="2025-06-28T19:59:00Z" w16du:dateUtc="2025-06-28T11:59:00Z">
              <w:r w:rsidR="00A605F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0.055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69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476A13B" w14:textId="5E416920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70" w:author="Luka Seamus Wright" w:date="2025-06-28T20:02:00Z" w16du:dateUtc="2025-06-28T12:02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1.3</w:t>
              </w:r>
            </w:ins>
            <w:del w:id="71" w:author="Luka Seamus Wright" w:date="2025-06-28T20:02:00Z" w16du:dateUtc="2025-06-28T12:02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0.95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72" w:author="Luka Seamus Wright" w:date="2025-06-28T20:02:00Z" w16du:dateUtc="2025-06-28T12:02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0.059</w:t>
              </w:r>
            </w:ins>
            <w:del w:id="73" w:author="Luka Seamus Wright" w:date="2025-06-28T20:02:00Z" w16du:dateUtc="2025-06-28T12:02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0.053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74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6141D44" w14:textId="29146D06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75" w:author="Luka Seamus Wright" w:date="2025-06-28T20:10:00Z" w16du:dateUtc="2025-06-28T12:10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0.49</w:t>
              </w:r>
            </w:ins>
            <w:del w:id="76" w:author="Luka Seamus Wright" w:date="2025-06-28T20:10:00Z" w16du:dateUtc="2025-06-28T12:10:00Z">
              <w:r w:rsidR="003C04C3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0.36</w:delText>
              </w:r>
            </w:del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77" w:author="Luka Seamus Wright" w:date="2025-06-28T20:10:00Z" w16du:dateUtc="2025-06-28T12:10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0.087</w:t>
              </w:r>
            </w:ins>
            <w:del w:id="78" w:author="Luka Seamus Wright" w:date="2025-06-28T20:10:00Z" w16du:dateUtc="2025-06-28T12:10:00Z">
              <w:r w:rsidR="003C04C3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0.077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79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CB38276" w14:textId="560AA0CA" w:rsidR="00FF36E3" w:rsidRPr="009F66D0" w:rsidRDefault="00A97E35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80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DA0AAA7" w14:textId="658BE259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81" w:author="Luka Seamus Wright" w:date="2025-06-28T20:14:00Z" w16du:dateUtc="2025-06-28T12:14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0.013</w:t>
              </w:r>
            </w:ins>
            <w:del w:id="82" w:author="Luka Seamus Wright" w:date="2025-06-28T20:14:00Z" w16du:dateUtc="2025-06-28T12:14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0.069</w:delText>
              </w:r>
            </w:del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83" w:author="Luka Seamus Wright" w:date="2025-06-28T20:14:00Z" w16du:dateUtc="2025-06-28T12:14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0.085</w:t>
              </w:r>
            </w:ins>
            <w:del w:id="84" w:author="Luka Seamus Wright" w:date="2025-06-28T20:14:00Z" w16du:dateUtc="2025-06-28T12:14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0.076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85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7BFB4F0" w14:textId="24B9FCFE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86" w:author="Luka Seamus Wright" w:date="2025-06-28T20:15:00Z" w16du:dateUtc="2025-06-28T12:15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0.56</w:t>
              </w:r>
            </w:ins>
            <w:del w:id="87" w:author="Luka Seamus Wright" w:date="2025-06-28T20:15:00Z" w16du:dateUtc="2025-06-28T12:15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0.82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88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08D4716" w14:textId="1FD46CD5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</w:t>
            </w:r>
            <w:ins w:id="89" w:author="Luka Seamus Wright" w:date="2025-06-28T20:18:00Z" w16du:dateUtc="2025-06-28T12:18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8</w:t>
              </w:r>
            </w:ins>
            <w:del w:id="90" w:author="Luka Seamus Wright" w:date="2025-06-28T20:18:00Z" w16du:dateUtc="2025-06-28T12:18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91" w:author="Luka Seamus Wright" w:date="2025-06-28T20:18:00Z" w16du:dateUtc="2025-06-28T12:18:00Z">
              <w:r w:rsidR="007D74AB"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0.091</w:t>
              </w:r>
            </w:ins>
            <w:del w:id="92" w:author="Luka Seamus Wright" w:date="2025-06-28T20:18:00Z" w16du:dateUtc="2025-06-28T12:18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0.08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93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6ECE00D" w14:textId="2E950CEB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4B718D" w:rsidRPr="009F66D0" w14:paraId="4A42AAE7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94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DF93D9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95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DBD2A56" w14:textId="138172D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96" w:author="Luka Seamus Wright" w:date="2025-06-28T19:54:00Z" w16du:dateUtc="2025-06-28T11:54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6.1</w:t>
              </w:r>
            </w:ins>
            <w:del w:id="97" w:author="Luka Seamus Wright" w:date="2025-06-28T19:54:00Z" w16du:dateUtc="2025-06-28T11:54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6.7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98" w:author="Luka Seamus Wright" w:date="2025-06-28T19:54:00Z" w16du:dateUtc="2025-06-28T11:54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0.44</w:t>
              </w:r>
            </w:ins>
            <w:del w:id="99" w:author="Luka Seamus Wright" w:date="2025-06-28T19:54:00Z" w16du:dateUtc="2025-06-28T11:54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0.64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100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D0E2CF0" w14:textId="06090DDA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  <w:del w:id="101" w:author="Luka Seamus Wright" w:date="2025-06-28T19:54:00Z" w16du:dateUtc="2025-06-28T11:54:00Z">
              <w:r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.2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02" w:author="Luka Seamus Wright" w:date="2025-06-28T19:55:00Z" w16du:dateUtc="2025-06-28T11:55:00Z">
              <w:r w:rsidR="000416F0"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0.34</w:t>
              </w:r>
            </w:ins>
            <w:del w:id="103" w:author="Luka Seamus Wright" w:date="2025-06-28T19:55:00Z" w16du:dateUtc="2025-06-28T11:55:00Z">
              <w:r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0.39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104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DECB3B" w14:textId="1364D6FD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05" w:author="Luka Seamus Wright" w:date="2025-06-28T20:08:00Z" w16du:dateUtc="2025-06-28T12:08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1.2</w:t>
              </w:r>
            </w:ins>
            <w:del w:id="106" w:author="Luka Seamus Wright" w:date="2025-06-28T20:08:00Z" w16du:dateUtc="2025-06-28T12:08:00Z">
              <w:r w:rsidR="003C04C3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1.5 </w:delText>
              </w:r>
            </w:del>
            <w:ins w:id="107" w:author="Luka Seamus Wright" w:date="2025-06-28T20:08:00Z" w16du:dateUtc="2025-06-28T12:08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108" w:author="Luka Seamus Wright" w:date="2025-06-28T20:08:00Z" w16du:dateUtc="2025-06-28T12:08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0.55</w:t>
              </w:r>
            </w:ins>
            <w:del w:id="109" w:author="Luka Seamus Wright" w:date="2025-06-28T20:08:00Z" w16du:dateUtc="2025-06-28T12:08:00Z">
              <w:r w:rsidR="003C04C3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0.75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10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5275A52" w14:textId="0E584F11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ins w:id="111" w:author="Luka Seamus Wright" w:date="2025-06-28T20:08:00Z" w16du:dateUtc="2025-06-28T12:08:00Z">
              <w:r w:rsidR="00CE6D54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9</w:t>
              </w:r>
            </w:ins>
            <w:del w:id="112" w:author="Luka Seamus Wright" w:date="2025-06-28T20:08:00Z" w16du:dateUtc="2025-06-28T12:08:00Z">
              <w:r w:rsidRPr="009F66D0" w:rsidDel="00CE6D54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8</w:delText>
              </w:r>
            </w:del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113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C0C4F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114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B522FDE" w14:textId="7C8E679A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15" w:author="Luka Seamus Wright" w:date="2025-06-28T19:59:00Z" w16du:dateUtc="2025-06-28T11:59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6.3</w:t>
              </w:r>
            </w:ins>
            <w:del w:id="116" w:author="Luka Seamus Wright" w:date="2025-06-28T19:59:00Z" w16du:dateUtc="2025-06-28T11:59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6.7 </w:delText>
              </w:r>
            </w:del>
            <w:ins w:id="117" w:author="Luka Seamus Wright" w:date="2025-06-28T19:59:00Z" w16du:dateUtc="2025-06-28T11:59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118" w:author="Luka Seamus Wright" w:date="2025-06-28T19:59:00Z" w16du:dateUtc="2025-06-28T11:59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0.51</w:t>
              </w:r>
            </w:ins>
            <w:del w:id="119" w:author="Luka Seamus Wright" w:date="2025-06-28T19:59:00Z" w16du:dateUtc="2025-06-28T11:59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0.61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20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B03518F" w14:textId="4A820D69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21" w:author="Luka Seamus Wright" w:date="2025-06-28T20:02:00Z" w16du:dateUtc="2025-06-28T12:02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3.9</w:t>
              </w:r>
            </w:ins>
            <w:del w:id="122" w:author="Luka Seamus Wright" w:date="2025-06-28T20:02:00Z" w16du:dateUtc="2025-06-28T12:02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4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23" w:author="Luka Seamus Wright" w:date="2025-06-28T20:03:00Z" w16du:dateUtc="2025-06-28T12:0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0.17</w:t>
              </w:r>
            </w:ins>
            <w:del w:id="124" w:author="Luka Seamus Wright" w:date="2025-06-28T20:03:00Z" w16du:dateUtc="2025-06-28T12:03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0.19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25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5CA2CE" w14:textId="761ED3AC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</w:t>
            </w:r>
            <w:ins w:id="126" w:author="Luka Seamus Wright" w:date="2025-06-28T20:11:00Z" w16du:dateUtc="2025-06-28T12:11:00Z">
              <w:r w:rsid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</w:t>
              </w:r>
            </w:ins>
            <w:del w:id="127" w:author="Luka Seamus Wright" w:date="2025-06-28T20:10:00Z" w16du:dateUtc="2025-06-28T12:10:00Z">
              <w:r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6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28" w:author="Luka Seamus Wright" w:date="2025-06-28T20:11:00Z" w16du:dateUtc="2025-06-28T12:11:00Z">
              <w:r w:rsidR="00E958FA"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0.54</w:t>
              </w:r>
            </w:ins>
            <w:del w:id="129" w:author="Luka Seamus Wright" w:date="2025-06-28T20:11:00Z" w16du:dateUtc="2025-06-28T12:11:00Z">
              <w:r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0.64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30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DE9A18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131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3CA5BB7" w14:textId="230E6A73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32" w:author="Luka Seamus Wright" w:date="2025-06-28T20:14:00Z" w16du:dateUtc="2025-06-28T12:14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0.15</w:t>
              </w:r>
            </w:ins>
            <w:del w:id="133" w:author="Luka Seamus Wright" w:date="2025-06-28T20:14:00Z" w16du:dateUtc="2025-06-28T12:14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0.011</w:delText>
              </w:r>
            </w:del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34" w:author="Luka Seamus Wright" w:date="2025-06-28T20:15:00Z" w16du:dateUtc="2025-06-28T12:15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0.67</w:t>
              </w:r>
            </w:ins>
            <w:del w:id="135" w:author="Luka Seamus Wright" w:date="2025-06-28T20:15:00Z" w16du:dateUtc="2025-06-28T12:15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0.88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36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52D62E2" w14:textId="42985C89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37" w:author="Luka Seamus Wright" w:date="2025-06-28T20:15:00Z" w16du:dateUtc="2025-06-28T12:15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0.59</w:t>
              </w:r>
            </w:ins>
            <w:del w:id="138" w:author="Luka Seamus Wright" w:date="2025-06-28T20:15:00Z" w16du:dateUtc="2025-06-28T12:15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0.51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139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937450E" w14:textId="0BA22E7E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</w:t>
            </w:r>
            <w:ins w:id="140" w:author="Luka Seamus Wright" w:date="2025-06-28T20:18:00Z" w16du:dateUtc="2025-06-28T12:18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</w:t>
              </w:r>
            </w:ins>
            <w:del w:id="141" w:author="Luka Seamus Wright" w:date="2025-06-28T20:18:00Z" w16du:dateUtc="2025-06-28T12:18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2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42" w:author="Luka Seamus Wright" w:date="2025-06-28T20:18:00Z" w16du:dateUtc="2025-06-28T12:18:00Z">
              <w:r w:rsidR="007D74AB"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0.38</w:t>
              </w:r>
            </w:ins>
            <w:del w:id="143" w:author="Luka Seamus Wright" w:date="2025-06-28T20:18:00Z" w16du:dateUtc="2025-06-28T12:18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0.44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44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860F27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4B718D" w:rsidRPr="009F66D0" w14:paraId="00982921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145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AA33A6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Freshwater plants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146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30577F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147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3D8D9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148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1149E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49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F01804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150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7A38FF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151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8D6E4F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52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71A1F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53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389B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54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6BC959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155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BC4284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56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F495AB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157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C2A30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58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99412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4FD36EC9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159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86E872A" w14:textId="37B2FBAE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160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3444E9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161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E87F796" w14:textId="4217F3F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62" w:author="Luka Seamus Wright" w:date="2025-06-28T19:55:00Z" w16du:dateUtc="2025-06-28T11:55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1.1</w:t>
              </w:r>
            </w:ins>
            <w:del w:id="163" w:author="Luka Seamus Wright" w:date="2025-06-28T19:55:00Z" w16du:dateUtc="2025-06-28T11:55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0.81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64" w:author="Luka Seamus Wright" w:date="2025-06-28T19:55:00Z" w16du:dateUtc="2025-06-28T11:55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0.21</w:t>
              </w:r>
            </w:ins>
            <w:del w:id="165" w:author="Luka Seamus Wright" w:date="2025-06-28T19:55:00Z" w16du:dateUtc="2025-06-28T11:55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0.11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166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131EB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67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197FE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168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44BF85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169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181EE87" w14:textId="7251882F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70" w:author="Luka Seamus Wright" w:date="2025-06-28T20:00:00Z" w16du:dateUtc="2025-06-28T12:00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0.85</w:t>
              </w:r>
            </w:ins>
            <w:del w:id="171" w:author="Luka Seamus Wright" w:date="2025-06-28T20:00:00Z" w16du:dateUtc="2025-06-28T12:00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0.62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72" w:author="Luka Seamus Wright" w:date="2025-06-28T20:00:00Z" w16du:dateUtc="2025-06-28T12:00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0.072</w:t>
              </w:r>
            </w:ins>
            <w:del w:id="173" w:author="Luka Seamus Wright" w:date="2025-06-28T20:00:00Z" w16du:dateUtc="2025-06-28T12:00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0.066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74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A8863D" w14:textId="1D8423D0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75" w:author="Luka Seamus Wright" w:date="2025-06-28T20:03:00Z" w16du:dateUtc="2025-06-28T12:0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0.81</w:t>
              </w:r>
            </w:ins>
            <w:del w:id="176" w:author="Luka Seamus Wright" w:date="2025-06-28T20:03:00Z" w16du:dateUtc="2025-06-28T12:03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0.62</w:delText>
              </w:r>
            </w:del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77" w:author="Luka Seamus Wright" w:date="2025-06-28T20:03:00Z" w16du:dateUtc="2025-06-28T12:0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0.091</w:t>
              </w:r>
            </w:ins>
            <w:del w:id="178" w:author="Luka Seamus Wright" w:date="2025-06-28T20:03:00Z" w16du:dateUtc="2025-06-28T12:03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0.077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179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C3299CB" w14:textId="485C892A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80" w:author="Luka Seamus Wright" w:date="2025-06-28T20:11:00Z" w16du:dateUtc="2025-06-28T12:11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0.03</w:t>
              </w:r>
            </w:ins>
            <w:del w:id="181" w:author="Luka Seamus Wright" w:date="2025-06-28T20:11:00Z" w16du:dateUtc="2025-06-28T12:11:00Z">
              <w:r w:rsidR="00304F1B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0.0045</w:delText>
              </w:r>
            </w:del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0.1</w:t>
            </w:r>
            <w:ins w:id="182" w:author="Luka Seamus Wright" w:date="2025-06-28T20:11:00Z" w16du:dateUtc="2025-06-28T12:11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</w:t>
              </w:r>
            </w:ins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83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C42CD19" w14:textId="66C63460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</w:t>
            </w:r>
            <w:ins w:id="184" w:author="Luka Seamus Wright" w:date="2025-06-28T20:12:00Z" w16du:dateUtc="2025-06-28T12:12:00Z">
              <w:r w:rsid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6</w:t>
              </w:r>
            </w:ins>
            <w:del w:id="185" w:author="Luka Seamus Wright" w:date="2025-06-28T20:12:00Z" w16du:dateUtc="2025-06-28T12:12:00Z">
              <w:r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5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186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9C315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187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C1A765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188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E3A4C08" w14:textId="1423AECA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89" w:author="Luka Seamus Wright" w:date="2025-06-28T20:18:00Z" w16du:dateUtc="2025-06-28T12:18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0.26</w:t>
              </w:r>
            </w:ins>
            <w:del w:id="190" w:author="Luka Seamus Wright" w:date="2025-06-28T20:18:00Z" w16du:dateUtc="2025-06-28T12:18:00Z">
              <w:r w:rsidR="00304F1B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0.19</w:delText>
              </w:r>
            </w:del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191" w:author="Luka Seamus Wright" w:date="2025-06-28T20:19:00Z" w16du:dateUtc="2025-06-28T12:19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0.23</w:t>
              </w:r>
            </w:ins>
            <w:del w:id="192" w:author="Luka Seamus Wright" w:date="2025-06-28T20:19:00Z" w16du:dateUtc="2025-06-28T12:19:00Z">
              <w:r w:rsidR="00304F1B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0.13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193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D83AEBD" w14:textId="7178F78D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ins w:id="194" w:author="Luka Seamus Wright" w:date="2025-06-28T20:19:00Z" w16du:dateUtc="2025-06-28T12:19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2</w:t>
              </w:r>
            </w:ins>
            <w:del w:id="195" w:author="Luka Seamus Wright" w:date="2025-06-28T20:19:00Z" w16du:dateUtc="2025-06-28T12:19:00Z">
              <w:r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4</w:delText>
              </w:r>
            </w:del>
          </w:p>
        </w:tc>
      </w:tr>
      <w:tr w:rsidR="004B718D" w:rsidRPr="009F66D0" w14:paraId="2C9247F5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196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D4E04F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197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52139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198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6A5896D" w14:textId="5445E538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199" w:author="Luka Seamus Wright" w:date="2025-06-28T19:55:00Z" w16du:dateUtc="2025-06-28T11:55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4.8</w:t>
              </w:r>
            </w:ins>
            <w:del w:id="200" w:author="Luka Seamus Wright" w:date="2025-06-28T19:55:00Z" w16du:dateUtc="2025-06-28T11:55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5</w:delText>
              </w:r>
            </w:del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01" w:author="Luka Seamus Wright" w:date="2025-06-28T19:56:00Z" w16du:dateUtc="2025-06-28T11:56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</w:t>
              </w:r>
            </w:ins>
            <w:del w:id="202" w:author="Luka Seamus Wright" w:date="2025-06-28T19:56:00Z" w16du:dateUtc="2025-06-28T11:56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0.61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203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796119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04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32D6C0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205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09710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206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E5860A9" w14:textId="2C65AA14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07" w:author="Luka Seamus Wright" w:date="2025-06-28T20:00:00Z" w16du:dateUtc="2025-06-28T12:00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5.9</w:t>
              </w:r>
            </w:ins>
            <w:del w:id="208" w:author="Luka Seamus Wright" w:date="2025-06-28T20:00:00Z" w16du:dateUtc="2025-06-28T12:00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6.5 </w:delText>
              </w:r>
            </w:del>
            <w:ins w:id="209" w:author="Luka Seamus Wright" w:date="2025-06-28T20:00:00Z" w16du:dateUtc="2025-06-28T12:00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210" w:author="Luka Seamus Wright" w:date="2025-06-28T20:00:00Z" w16du:dateUtc="2025-06-28T12:00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0.52</w:t>
              </w:r>
            </w:ins>
            <w:del w:id="211" w:author="Luka Seamus Wright" w:date="2025-06-28T20:00:00Z" w16du:dateUtc="2025-06-28T12:00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0.67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12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F8130AD" w14:textId="564A19D6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13" w:author="Luka Seamus Wright" w:date="2025-06-28T20:03:00Z" w16du:dateUtc="2025-06-28T12:0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6.2</w:t>
              </w:r>
            </w:ins>
            <w:del w:id="214" w:author="Luka Seamus Wright" w:date="2025-06-28T20:03:00Z" w16du:dateUtc="2025-06-28T12:03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6.5 </w:delText>
              </w:r>
            </w:del>
            <w:ins w:id="215" w:author="Luka Seamus Wright" w:date="2025-06-28T20:03:00Z" w16du:dateUtc="2025-06-28T12:03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216" w:author="Luka Seamus Wright" w:date="2025-06-28T20:03:00Z" w16du:dateUtc="2025-06-28T12:03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0.7</w:t>
              </w:r>
            </w:ins>
            <w:del w:id="217" w:author="Luka Seamus Wright" w:date="2025-06-28T20:03:00Z" w16du:dateUtc="2025-06-28T12:03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0.79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18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A352B4C" w14:textId="70BFC130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19" w:author="Luka Seamus Wright" w:date="2025-06-28T20:11:00Z" w16du:dateUtc="2025-06-28T12:11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0.26</w:t>
              </w:r>
            </w:ins>
            <w:del w:id="220" w:author="Luka Seamus Wright" w:date="2025-06-28T20:11:00Z" w16du:dateUtc="2025-06-28T12:11:00Z">
              <w:r w:rsidR="00304F1B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0.032</w:delText>
              </w:r>
            </w:del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21" w:author="Luka Seamus Wright" w:date="2025-06-28T20:12:00Z" w16du:dateUtc="2025-06-28T12:12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0.87</w:t>
              </w:r>
            </w:ins>
            <w:del w:id="222" w:author="Luka Seamus Wright" w:date="2025-06-28T20:12:00Z" w16du:dateUtc="2025-06-28T12:12:00Z">
              <w:r w:rsidR="00304F1B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23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4CAE345" w14:textId="25914ECF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24" w:author="Luka Seamus Wright" w:date="2025-06-28T20:13:00Z" w16du:dateUtc="2025-06-28T12:13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0.62</w:t>
              </w:r>
            </w:ins>
            <w:del w:id="225" w:author="Luka Seamus Wright" w:date="2025-06-28T20:13:00Z" w16du:dateUtc="2025-06-28T12:13:00Z">
              <w:r w:rsidR="00304F1B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0.51</w:delText>
              </w:r>
            </w:del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226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67D8DA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27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B12E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228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D46E44C" w14:textId="73769B01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</w:t>
            </w:r>
            <w:ins w:id="229" w:author="Luka Seamus Wright" w:date="2025-06-28T20:19:00Z" w16du:dateUtc="2025-06-28T12:19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</w:t>
              </w:r>
            </w:ins>
            <w:del w:id="230" w:author="Luka Seamus Wright" w:date="2025-06-28T20:19:00Z" w16du:dateUtc="2025-06-28T12:19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5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1</w:t>
            </w:r>
            <w:ins w:id="231" w:author="Luka Seamus Wright" w:date="2025-06-28T20:19:00Z" w16du:dateUtc="2025-06-28T12:19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.1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32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3B11C2A" w14:textId="67EDE278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ins w:id="233" w:author="Luka Seamus Wright" w:date="2025-06-28T20:19:00Z" w16du:dateUtc="2025-06-28T12:19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2</w:t>
              </w:r>
            </w:ins>
            <w:del w:id="234" w:author="Luka Seamus Wright" w:date="2025-06-28T20:19:00Z" w16du:dateUtc="2025-06-28T12:19:00Z">
              <w:r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4</w:delText>
              </w:r>
            </w:del>
          </w:p>
        </w:tc>
      </w:tr>
      <w:tr w:rsidR="004B718D" w:rsidRPr="009F66D0" w14:paraId="1A87EDC0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235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2DF4D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Seagrasses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236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BAE37D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237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5A1205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238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16307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39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F13FAD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240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C8BAD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241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583511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42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9CAA0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43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D6C902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44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8E34D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245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32DD59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46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06813B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247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3CA2C9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48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E1DDBD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2E3AF59C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249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BB89106" w14:textId="5F209F78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250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2A08ED0" w14:textId="7475D57F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51" w:author="Luka Seamus Wright" w:date="2025-06-28T19:56:00Z" w16du:dateUtc="2025-06-28T11:56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0.21</w:t>
              </w:r>
            </w:ins>
            <w:del w:id="252" w:author="Luka Seamus Wright" w:date="2025-06-28T19:56:00Z" w16du:dateUtc="2025-06-28T11:56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0.17 </w:delText>
              </w:r>
            </w:del>
            <w:ins w:id="253" w:author="Luka Seamus Wright" w:date="2025-06-28T19:56:00Z" w16du:dateUtc="2025-06-28T11:56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254" w:author="Luka Seamus Wright" w:date="2025-06-28T19:56:00Z" w16du:dateUtc="2025-06-28T11:56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0.03</w:t>
              </w:r>
            </w:ins>
            <w:del w:id="255" w:author="Luka Seamus Wright" w:date="2025-06-28T19:56:00Z" w16du:dateUtc="2025-06-28T11:56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0.025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256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493902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257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C0E637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58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F0B902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259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9A5BE3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260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67E6D71" w14:textId="49496555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61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0.33</w:t>
              </w:r>
            </w:ins>
            <w:del w:id="262" w:author="Luka Seamus Wright" w:date="2025-06-28T20:01:00Z" w16du:dateUtc="2025-06-28T12:01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0.26 </w:delText>
              </w:r>
            </w:del>
            <w:ins w:id="263" w:author="Luka Seamus Wright" w:date="2025-06-28T20:01:00Z" w16du:dateUtc="2025-06-28T12:01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264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0.087</w:t>
              </w:r>
            </w:ins>
            <w:del w:id="265" w:author="Luka Seamus Wright" w:date="2025-06-28T20:01:00Z" w16du:dateUtc="2025-06-28T12:01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0.066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66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B394365" w14:textId="2D95D620" w:rsidR="00FF36E3" w:rsidRPr="009F66D0" w:rsidRDefault="00375C1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67" w:author="Luka Seamus Wright" w:date="2025-06-28T20:03:00Z" w16du:dateUtc="2025-06-28T12:03:00Z">
              <w:r w:rsidRPr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0.68</w:t>
              </w:r>
            </w:ins>
            <w:del w:id="268" w:author="Luka Seamus Wright" w:date="2025-06-28T20:03:00Z" w16du:dateUtc="2025-06-28T12:03:00Z">
              <w:r w:rsidR="00B86CD9" w:rsidRPr="009F66D0" w:rsidDel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0.51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69" w:author="Luka Seamus Wright" w:date="2025-06-28T20:04:00Z" w16du:dateUtc="2025-06-28T12:04:00Z">
              <w:r w:rsidRPr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0.17</w:t>
              </w:r>
            </w:ins>
            <w:del w:id="270" w:author="Luka Seamus Wright" w:date="2025-06-28T20:04:00Z" w16du:dateUtc="2025-06-28T12:04:00Z">
              <w:r w:rsidR="00B86CD9" w:rsidRPr="009F66D0" w:rsidDel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0.12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271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EDB4E23" w14:textId="598476B1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72" w:author="Luka Seamus Wright" w:date="2025-06-28T20:13:00Z" w16du:dateUtc="2025-06-28T12:13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0.35</w:t>
              </w:r>
            </w:ins>
            <w:del w:id="273" w:author="Luka Seamus Wright" w:date="2025-06-28T20:13:00Z" w16du:dateUtc="2025-06-28T12:13:00Z">
              <w:r w:rsidR="003C04C3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0.25</w:delText>
              </w:r>
            </w:del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74" w:author="Luka Seamus Wright" w:date="2025-06-28T20:13:00Z" w16du:dateUtc="2025-06-28T12:13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0.19</w:t>
              </w:r>
            </w:ins>
            <w:del w:id="275" w:author="Luka Seamus Wright" w:date="2025-06-28T20:13:00Z" w16du:dateUtc="2025-06-28T12:13:00Z">
              <w:r w:rsidR="003C04C3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0.13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76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E516363" w14:textId="4A6896A9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277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35EC288" w14:textId="6185DCC2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78" w:author="Luka Seamus Wright" w:date="2025-06-28T20:16:00Z" w16du:dateUtc="2025-06-28T12:16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0.12</w:t>
              </w:r>
            </w:ins>
            <w:del w:id="279" w:author="Luka Seamus Wright" w:date="2025-06-28T20:16:00Z" w16du:dateUtc="2025-06-28T12:16:00Z">
              <w:r w:rsidR="00304F1B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0.093</w:delText>
              </w:r>
            </w:del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80" w:author="Luka Seamus Wright" w:date="2025-06-28T20:16:00Z" w16du:dateUtc="2025-06-28T12:16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0.091</w:t>
              </w:r>
            </w:ins>
            <w:del w:id="281" w:author="Luka Seamus Wright" w:date="2025-06-28T20:16:00Z" w16du:dateUtc="2025-06-28T12:16:00Z">
              <w:r w:rsidR="00304F1B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0.071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282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5598EBC" w14:textId="3E5DCD37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  <w:ins w:id="283" w:author="Luka Seamus Wright" w:date="2025-06-28T20:16:00Z" w16du:dateUtc="2025-06-28T12:16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3</w:t>
              </w:r>
            </w:ins>
            <w:del w:id="284" w:author="Luka Seamus Wright" w:date="2025-06-28T20:16:00Z" w16du:dateUtc="2025-06-28T12:16:00Z">
              <w:r w:rsidR="004E5399"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2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285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7C5860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86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FB3C2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2D5C17BA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287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6ED347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288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502AE6A" w14:textId="76587412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25 ± </w:t>
            </w:r>
            <w:ins w:id="289" w:author="Luka Seamus Wright" w:date="2025-06-28T19:56:00Z" w16du:dateUtc="2025-06-28T11:56:00Z">
              <w:r w:rsidR="000416F0"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3.4</w:t>
              </w:r>
            </w:ins>
            <w:del w:id="290" w:author="Luka Seamus Wright" w:date="2025-06-28T19:56:00Z" w16du:dateUtc="2025-06-28T11:56:00Z">
              <w:r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3.6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291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2EA1C0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292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A414A2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293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5C764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294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D7430F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295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D878205" w14:textId="77148DC5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296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16</w:t>
              </w:r>
            </w:ins>
            <w:del w:id="297" w:author="Luka Seamus Wright" w:date="2025-06-28T20:01:00Z" w16du:dateUtc="2025-06-28T12:01:00Z">
              <w:r w:rsidR="00A605F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17</w:delText>
              </w:r>
            </w:del>
            <w:r w:rsidR="00A605F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298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4.3</w:t>
              </w:r>
            </w:ins>
            <w:del w:id="299" w:author="Luka Seamus Wright" w:date="2025-06-28T20:01:00Z" w16du:dateUtc="2025-06-28T12:01:00Z">
              <w:r w:rsidR="00A605F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4.4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00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293D12F" w14:textId="19ECD081" w:rsidR="00FF36E3" w:rsidRPr="009F66D0" w:rsidRDefault="00375C1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01" w:author="Luka Seamus Wright" w:date="2025-06-28T20:04:00Z" w16du:dateUtc="2025-06-28T12:04:00Z">
              <w:r w:rsidRPr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7.8</w:t>
              </w:r>
            </w:ins>
            <w:del w:id="302" w:author="Luka Seamus Wright" w:date="2025-06-28T20:04:00Z" w16du:dateUtc="2025-06-28T12:04:00Z">
              <w:r w:rsidR="00B86CD9" w:rsidRPr="009F66D0" w:rsidDel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8.2 </w:delText>
              </w:r>
            </w:del>
            <w:ins w:id="303" w:author="Luka Seamus Wright" w:date="2025-06-28T20:04:00Z" w16du:dateUtc="2025-06-28T12:04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304" w:author="Luka Seamus Wright" w:date="2025-06-28T20:04:00Z" w16du:dateUtc="2025-06-28T12:04:00Z">
              <w:r w:rsidRPr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1.7</w:t>
              </w:r>
            </w:ins>
            <w:del w:id="305" w:author="Luka Seamus Wright" w:date="2025-06-28T20:04:00Z" w16du:dateUtc="2025-06-28T12:04:00Z">
              <w:r w:rsidR="00B86CD9" w:rsidRPr="009F66D0" w:rsidDel="00375C1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1.9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06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BCCC9F8" w14:textId="7A37C5AF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07" w:author="Luka Seamus Wright" w:date="2025-06-28T20:13:00Z" w16du:dateUtc="2025-06-28T12:13:00Z">
              <w:r w:rsidRPr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8.4</w:t>
              </w:r>
            </w:ins>
            <w:del w:id="308" w:author="Luka Seamus Wright" w:date="2025-06-28T20:13:00Z" w16du:dateUtc="2025-06-28T12:13:00Z">
              <w:r w:rsidR="003C04C3" w:rsidRPr="009F66D0" w:rsidDel="00E958FA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8.3 </w:delText>
              </w:r>
            </w:del>
            <w:ins w:id="309" w:author="Luka Seamus Wright" w:date="2025-06-28T20:13:00Z" w16du:dateUtc="2025-06-28T12:13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310" w:author="Luka Seamus Wright" w:date="2025-06-28T20:13:00Z" w16du:dateUtc="2025-06-28T12:13:00Z">
              <w:r w:rsidR="007D74AB"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4.6</w:t>
              </w:r>
            </w:ins>
            <w:del w:id="311" w:author="Luka Seamus Wright" w:date="2025-06-28T20:13:00Z" w16du:dateUtc="2025-06-28T12:13:00Z">
              <w:r w:rsidR="003C04C3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4.7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12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A6D1D64" w14:textId="7F0ECDB4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313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0D4731" w14:textId="7E948D39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</w:t>
            </w:r>
            <w:ins w:id="314" w:author="Luka Seamus Wright" w:date="2025-06-28T20:16:00Z" w16du:dateUtc="2025-06-28T12:16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4</w:t>
              </w:r>
            </w:ins>
            <w:del w:id="315" w:author="Luka Seamus Wright" w:date="2025-06-28T20:16:00Z" w16du:dateUtc="2025-06-28T12:16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5.</w:t>
            </w:r>
            <w:ins w:id="316" w:author="Luka Seamus Wright" w:date="2025-06-28T20:16:00Z" w16du:dateUtc="2025-06-28T12:16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5</w:t>
              </w:r>
            </w:ins>
            <w:del w:id="317" w:author="Luka Seamus Wright" w:date="2025-06-28T20:16:00Z" w16du:dateUtc="2025-06-28T12:16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6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18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370EFAE" w14:textId="3FEC2378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  <w:ins w:id="319" w:author="Luka Seamus Wright" w:date="2025-06-28T20:16:00Z" w16du:dateUtc="2025-06-28T12:16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4</w:t>
              </w:r>
            </w:ins>
            <w:del w:id="320" w:author="Luka Seamus Wright" w:date="2025-06-28T20:16:00Z" w16du:dateUtc="2025-06-28T12:16:00Z">
              <w:r w:rsidR="004E5399"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3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321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EA7A79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322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D66E8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5C7EA17C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323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10701C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Seaweeds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324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4DB120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325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34F19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326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C93A7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327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80BC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328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0CDE28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329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577700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30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2120F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31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DCAEC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32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22AC19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333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D50C26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34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E3DA98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335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E9D72E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336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94E50C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0108AE36" w14:textId="77777777" w:rsidTr="004B718D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tcPrChange w:id="337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1060A29" w14:textId="7072E60B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tcPrChange w:id="338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FC080E3" w14:textId="5A2502DC" w:rsidR="00FF36E3" w:rsidRPr="009F66D0" w:rsidRDefault="000416F0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ins w:id="339" w:author="Luka Seamus Wright" w:date="2025-06-28T19:57:00Z" w16du:dateUtc="2025-06-28T11:57:00Z">
              <w:r w:rsidRPr="000416F0">
                <w:rPr>
                  <w:rFonts w:ascii="Times New Roman" w:hAnsi="Times New Roman" w:cs="Times New Roman"/>
                  <w:sz w:val="18"/>
                  <w:szCs w:val="18"/>
                </w:rPr>
                <w:t>0.021</w:t>
              </w:r>
            </w:ins>
            <w:del w:id="340" w:author="Luka Seamus Wright" w:date="2025-06-28T19:57:00Z" w16du:dateUtc="2025-06-28T11:57:00Z">
              <w:r w:rsidR="00AA055D" w:rsidRPr="009F66D0" w:rsidDel="000416F0">
                <w:rPr>
                  <w:rFonts w:ascii="Times New Roman" w:hAnsi="Times New Roman" w:cs="Times New Roman"/>
                  <w:sz w:val="18"/>
                  <w:szCs w:val="18"/>
                </w:rPr>
                <w:delText>0.02</w:delText>
              </w:r>
            </w:del>
            <w:r w:rsidR="00AA055D" w:rsidRPr="009F66D0">
              <w:rPr>
                <w:rFonts w:ascii="Times New Roman" w:hAnsi="Times New Roman" w:cs="Times New Roman"/>
                <w:sz w:val="18"/>
                <w:szCs w:val="18"/>
              </w:rPr>
              <w:t xml:space="preserve"> ± </w:t>
            </w:r>
            <w:ins w:id="341" w:author="Luka Seamus Wright" w:date="2025-06-28T19:57:00Z" w16du:dateUtc="2025-06-28T11:57:00Z">
              <w:r w:rsidRPr="000416F0">
                <w:rPr>
                  <w:rFonts w:ascii="Times New Roman" w:hAnsi="Times New Roman" w:cs="Times New Roman"/>
                  <w:sz w:val="18"/>
                  <w:szCs w:val="18"/>
                </w:rPr>
                <w:t>0.0064</w:t>
              </w:r>
            </w:ins>
            <w:del w:id="342" w:author="Luka Seamus Wright" w:date="2025-06-28T19:57:00Z" w16du:dateUtc="2025-06-28T11:57:00Z">
              <w:r w:rsidR="00AA055D" w:rsidRPr="009F66D0" w:rsidDel="000416F0">
                <w:rPr>
                  <w:rFonts w:ascii="Times New Roman" w:hAnsi="Times New Roman" w:cs="Times New Roman"/>
                  <w:sz w:val="18"/>
                  <w:szCs w:val="18"/>
                </w:rPr>
                <w:delText>0.0047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tcPrChange w:id="343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71D74EE" w14:textId="170146CE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44" w:author="Luka Seamus Wright" w:date="2025-06-28T19:58:00Z" w16du:dateUtc="2025-06-28T11:58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2.2</w:t>
              </w:r>
            </w:ins>
            <w:del w:id="345" w:author="Luka Seamus Wright" w:date="2025-06-28T19:58:00Z" w16du:dateUtc="2025-06-28T11:58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0.51</w:delText>
              </w:r>
            </w:del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46" w:author="Luka Seamus Wright" w:date="2025-06-28T19:58:00Z" w16du:dateUtc="2025-06-28T11:58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2.6</w:t>
              </w:r>
            </w:ins>
            <w:del w:id="347" w:author="Luka Seamus Wright" w:date="2025-06-28T19:58:00Z" w16du:dateUtc="2025-06-28T11:58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0.24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tcPrChange w:id="348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01BCC6A" w14:textId="193DD984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49" w:author="Luka Seamus Wright" w:date="2025-06-28T20:09:00Z" w16du:dateUtc="2025-06-28T12:09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2.2</w:t>
              </w:r>
            </w:ins>
            <w:del w:id="350" w:author="Luka Seamus Wright" w:date="2025-06-28T20:09:00Z" w16du:dateUtc="2025-06-28T12:09:00Z">
              <w:r w:rsidR="00FF7E3D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0.49</w:delText>
              </w:r>
            </w:del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51" w:author="Luka Seamus Wright" w:date="2025-06-28T20:09:00Z" w16du:dateUtc="2025-06-28T12:09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2.6</w:t>
              </w:r>
            </w:ins>
            <w:del w:id="352" w:author="Luka Seamus Wright" w:date="2025-06-28T20:09:00Z" w16du:dateUtc="2025-06-28T12:09:00Z">
              <w:r w:rsidR="00FF7E3D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0.24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353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57DE563" w14:textId="6CE81C3F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PrChange w:id="354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9D5C9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  <w:tcPrChange w:id="355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9A018BB" w14:textId="66BD585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56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0.0094</w:t>
              </w:r>
            </w:ins>
            <w:del w:id="357" w:author="Luka Seamus Wright" w:date="2025-06-28T20:01:00Z" w16du:dateUtc="2025-06-28T12:01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0.006</w:delText>
              </w:r>
            </w:del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58" w:author="Luka Seamus Wright" w:date="2025-06-28T20:01:00Z" w16du:dateUtc="2025-06-28T12:01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0.0024</w:t>
              </w:r>
            </w:ins>
            <w:del w:id="359" w:author="Luka Seamus Wright" w:date="2025-06-28T20:01:00Z" w16du:dateUtc="2025-06-28T12:01:00Z">
              <w:r w:rsidR="00B86CD9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0.0025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60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DE1809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tcPrChange w:id="361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F10209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62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8BE15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tcPrChange w:id="363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F3FF3AE" w14:textId="5124B0C3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</w:t>
            </w:r>
            <w:ins w:id="364" w:author="Luka Seamus Wright" w:date="2025-06-28T20:17:00Z" w16du:dateUtc="2025-06-28T12:17:00Z">
              <w:r w:rsid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</w:t>
              </w:r>
            </w:ins>
            <w:del w:id="365" w:author="Luka Seamus Wright" w:date="2025-06-28T20:16:00Z" w16du:dateUtc="2025-06-28T12:16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4</w:delText>
              </w:r>
            </w:del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66" w:author="Luka Seamus Wright" w:date="2025-06-28T20:17:00Z" w16du:dateUtc="2025-06-28T12:17:00Z">
              <w:r w:rsidR="007D74AB"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0.0069</w:t>
              </w:r>
            </w:ins>
            <w:del w:id="367" w:author="Luka Seamus Wright" w:date="2025-06-28T20:17:00Z" w16du:dateUtc="2025-06-28T12:17:00Z">
              <w:r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0.0053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PrChange w:id="368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745639" w14:textId="4901FBA1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ins w:id="369" w:author="Luka Seamus Wright" w:date="2025-06-28T20:17:00Z" w16du:dateUtc="2025-06-28T12:17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4</w:t>
              </w:r>
            </w:ins>
            <w:del w:id="370" w:author="Luka Seamus Wright" w:date="2025-06-28T20:17:00Z" w16du:dateUtc="2025-06-28T12:17:00Z">
              <w:r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9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tcPrChange w:id="371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1C6D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tcPrChange w:id="372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AA182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77C489C6" w14:textId="77777777" w:rsidTr="004B718D"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73" w:author="Luka Seamus Wright" w:date="2025-06-28T20:22:00Z" w16du:dateUtc="2025-06-28T12:22:00Z">
              <w:tcPr>
                <w:tcW w:w="582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50FF8C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74" w:author="Luka Seamus Wright" w:date="2025-06-28T20:22:00Z" w16du:dateUtc="2025-06-28T12:22:00Z">
              <w:tcPr>
                <w:tcW w:w="434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10C7B5C0" w14:textId="7D9AD1C1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75" w:author="Luka Seamus Wright" w:date="2025-06-28T19:57:00Z" w16du:dateUtc="2025-06-28T11:57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279</w:t>
              </w:r>
            </w:ins>
            <w:del w:id="376" w:author="Luka Seamus Wright" w:date="2025-06-28T19:57:00Z" w16du:dateUtc="2025-06-28T11:57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218</w:delText>
              </w:r>
            </w:del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77" w:author="Luka Seamus Wright" w:date="2025-06-28T19:57:00Z" w16du:dateUtc="2025-06-28T11:57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129</w:t>
              </w:r>
            </w:ins>
            <w:del w:id="378" w:author="Luka Seamus Wright" w:date="2025-06-28T19:57:00Z" w16du:dateUtc="2025-06-28T11:57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102</w:delText>
              </w:r>
            </w:del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79" w:author="Luka Seamus Wright" w:date="2025-06-28T20:22:00Z" w16du:dateUtc="2025-06-28T12:22:00Z">
              <w:tcPr>
                <w:tcW w:w="366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8944251" w14:textId="795D21E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80" w:author="Luka Seamus Wright" w:date="2025-06-28T19:58:00Z" w16du:dateUtc="2025-06-28T11:58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5.9</w:t>
              </w:r>
            </w:ins>
            <w:del w:id="381" w:author="Luka Seamus Wright" w:date="2025-06-28T19:58:00Z" w16du:dateUtc="2025-06-28T11:58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9.4 </w:delText>
              </w:r>
            </w:del>
            <w:ins w:id="382" w:author="Luka Seamus Wright" w:date="2025-06-28T19:58:00Z" w16du:dateUtc="2025-06-28T11:58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383" w:author="Luka Seamus Wright" w:date="2025-06-28T19:58:00Z" w16du:dateUtc="2025-06-28T11:58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9.3</w:t>
              </w:r>
            </w:ins>
            <w:del w:id="384" w:author="Luka Seamus Wright" w:date="2025-06-28T19:58:00Z" w16du:dateUtc="2025-06-28T11:58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7.3</w:delText>
              </w:r>
            </w:del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85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AC106C6" w14:textId="48BADA2F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86" w:author="Luka Seamus Wright" w:date="2025-06-28T20:09:00Z" w16du:dateUtc="2025-06-28T12:09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273</w:t>
              </w:r>
            </w:ins>
            <w:del w:id="387" w:author="Luka Seamus Wright" w:date="2025-06-28T20:09:00Z" w16du:dateUtc="2025-06-28T12:09:00Z">
              <w:r w:rsidR="00FF7E3D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208</w:delText>
              </w:r>
            </w:del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88" w:author="Luka Seamus Wright" w:date="2025-06-28T20:10:00Z" w16du:dateUtc="2025-06-28T12:10:00Z">
              <w:r w:rsidRPr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129</w:t>
              </w:r>
            </w:ins>
            <w:del w:id="389" w:author="Luka Seamus Wright" w:date="2025-06-28T20:10:00Z" w16du:dateUtc="2025-06-28T12:10:00Z">
              <w:r w:rsidR="00FF7E3D" w:rsidRPr="009F66D0" w:rsidDel="00CE6D54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102</w:delText>
              </w:r>
            </w:del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0" w:author="Luka Seamus Wright" w:date="2025-06-28T20:22:00Z" w16du:dateUtc="2025-06-28T12:22:00Z">
              <w:tcPr>
                <w:tcW w:w="222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6A2DC29A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1" w:author="Luka Seamus Wright" w:date="2025-06-28T20:22:00Z" w16du:dateUtc="2025-06-28T12:22:00Z">
              <w:tcPr>
                <w:tcW w:w="8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788F84A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2" w:author="Luka Seamus Wright" w:date="2025-06-28T20:22:00Z" w16du:dateUtc="2025-06-28T12:22:00Z">
              <w:tcPr>
                <w:tcW w:w="449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34E009E7" w14:textId="2987B351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393" w:author="Luka Seamus Wright" w:date="2025-06-28T20:02:00Z" w16du:dateUtc="2025-06-28T12:02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572</w:t>
              </w:r>
            </w:ins>
            <w:del w:id="394" w:author="Luka Seamus Wright" w:date="2025-06-28T20:02:00Z" w16du:dateUtc="2025-06-28T12:02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861</w:delText>
              </w:r>
            </w:del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ins w:id="395" w:author="Luka Seamus Wright" w:date="2025-06-28T20:02:00Z" w16du:dateUtc="2025-06-28T12:02:00Z">
              <w:r w:rsidRPr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159</w:t>
              </w:r>
            </w:ins>
            <w:del w:id="396" w:author="Luka Seamus Wright" w:date="2025-06-28T20:02:00Z" w16du:dateUtc="2025-06-28T12:02:00Z">
              <w:r w:rsidR="00AA055D" w:rsidRPr="009F66D0" w:rsidDel="000416F0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577</w:delText>
              </w:r>
            </w:del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7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11E8AEA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8" w:author="Luka Seamus Wright" w:date="2025-06-28T20:22:00Z" w16du:dateUtc="2025-06-28T12:22:00Z">
              <w:tcPr>
                <w:tcW w:w="40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681C87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399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5BF437C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400" w:author="Luka Seamus Wright" w:date="2025-06-28T20:22:00Z" w16du:dateUtc="2025-06-28T12:22:00Z">
              <w:tcPr>
                <w:tcW w:w="470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30B9545" w14:textId="4A998F2A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ins w:id="401" w:author="Luka Seamus Wright" w:date="2025-06-28T20:17:00Z" w16du:dateUtc="2025-06-28T12:17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29</w:t>
              </w:r>
            </w:ins>
            <w:ins w:id="402" w:author="Luka Seamus Wright" w:date="2025-06-29T23:25:00Z" w16du:dateUtc="2025-06-29T15:25:00Z">
              <w:r w:rsidR="001F0E81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3</w:t>
              </w:r>
            </w:ins>
            <w:del w:id="403" w:author="Luka Seamus Wright" w:date="2025-06-28T20:17:00Z" w16du:dateUtc="2025-06-28T12:17:00Z">
              <w:r w:rsidR="00FF7E3D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 xml:space="preserve">640 </w:delText>
              </w:r>
            </w:del>
            <w:ins w:id="404" w:author="Luka Seamus Wright" w:date="2025-06-28T20:17:00Z" w16du:dateUtc="2025-06-28T12:17:00Z">
              <w:r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ins w:id="405" w:author="Luka Seamus Wright" w:date="2025-06-28T20:17:00Z" w16du:dateUtc="2025-06-28T12:17:00Z">
              <w:r w:rsidRPr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t>205</w:t>
              </w:r>
            </w:ins>
            <w:del w:id="406" w:author="Luka Seamus Wright" w:date="2025-06-28T20:17:00Z" w16du:dateUtc="2025-06-28T12:17:00Z">
              <w:r w:rsidR="00FF7E3D" w:rsidRPr="009F66D0" w:rsidDel="007D74AB">
                <w:rPr>
                  <w:rFonts w:ascii="Times New Roman" w:hAnsi="Times New Roman" w:cs="Times New Roman"/>
                  <w:color w:val="000000"/>
                  <w:sz w:val="18"/>
                  <w:szCs w:val="18"/>
                </w:rPr>
                <w:delText>586</w:delText>
              </w:r>
            </w:del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407" w:author="Luka Seamus Wright" w:date="2025-06-28T20:22:00Z" w16du:dateUtc="2025-06-28T12:22:00Z">
              <w:tcPr>
                <w:tcW w:w="303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E6A4DB6" w14:textId="1EF9FC9D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ins w:id="408" w:author="Luka Seamus Wright" w:date="2025-06-28T20:17:00Z" w16du:dateUtc="2025-06-28T12:17:00Z">
              <w:r w:rsidR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t>4</w:t>
              </w:r>
            </w:ins>
            <w:del w:id="409" w:author="Luka Seamus Wright" w:date="2025-06-28T20:17:00Z" w16du:dateUtc="2025-06-28T12:17:00Z">
              <w:r w:rsidRPr="009F66D0" w:rsidDel="007D74AB">
                <w:rPr>
                  <w:rFonts w:ascii="Times New Roman" w:hAnsi="Times New Roman" w:cs="Times New Roman"/>
                  <w:b/>
                  <w:bCs/>
                  <w:color w:val="000000"/>
                  <w:sz w:val="18"/>
                  <w:szCs w:val="18"/>
                </w:rPr>
                <w:delText>9</w:delText>
              </w:r>
            </w:del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410" w:author="Luka Seamus Wright" w:date="2025-06-28T20:22:00Z" w16du:dateUtc="2025-06-28T12:22:00Z">
              <w:tcPr>
                <w:tcW w:w="367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3F340A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  <w:tcPrChange w:id="411" w:author="Luka Seamus Wright" w:date="2025-06-28T20:22:00Z" w16du:dateUtc="2025-06-28T12:22:00Z">
              <w:tcPr>
                <w:tcW w:w="222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A77FA2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9E66871" w14:textId="77777777" w:rsidR="00FF36E3" w:rsidRPr="009F66D0" w:rsidRDefault="00FF36E3" w:rsidP="00FF36E3">
      <w:pPr>
        <w:rPr>
          <w:rFonts w:ascii="Times New Roman" w:hAnsi="Times New Roman" w:cs="Times New Roman"/>
          <w:sz w:val="20"/>
          <w:szCs w:val="20"/>
        </w:rPr>
      </w:pPr>
    </w:p>
    <w:p w14:paraId="7E5DAEF0" w14:textId="77777777" w:rsidR="00C53022" w:rsidRDefault="00C53022"/>
    <w:sectPr w:rsidR="00C53022" w:rsidSect="006B79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a Seamus Wright">
    <w15:presenceInfo w15:providerId="None" w15:userId="Luka Seamus Wrigh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BD"/>
    <w:rsid w:val="00014A79"/>
    <w:rsid w:val="00024A87"/>
    <w:rsid w:val="000330B9"/>
    <w:rsid w:val="000416F0"/>
    <w:rsid w:val="00051D28"/>
    <w:rsid w:val="00061A2A"/>
    <w:rsid w:val="00082520"/>
    <w:rsid w:val="000A628D"/>
    <w:rsid w:val="000D7ED7"/>
    <w:rsid w:val="000F65F7"/>
    <w:rsid w:val="001132AE"/>
    <w:rsid w:val="001D7772"/>
    <w:rsid w:val="001F0E81"/>
    <w:rsid w:val="001F7B45"/>
    <w:rsid w:val="001F7DCD"/>
    <w:rsid w:val="00304F1B"/>
    <w:rsid w:val="00335344"/>
    <w:rsid w:val="00365E3C"/>
    <w:rsid w:val="00375C14"/>
    <w:rsid w:val="003C04C3"/>
    <w:rsid w:val="00406593"/>
    <w:rsid w:val="004A692C"/>
    <w:rsid w:val="004B718D"/>
    <w:rsid w:val="004E5399"/>
    <w:rsid w:val="004E58F6"/>
    <w:rsid w:val="0058433A"/>
    <w:rsid w:val="00591148"/>
    <w:rsid w:val="005A7121"/>
    <w:rsid w:val="005F41AA"/>
    <w:rsid w:val="00602D43"/>
    <w:rsid w:val="006318CE"/>
    <w:rsid w:val="00674803"/>
    <w:rsid w:val="00683EAB"/>
    <w:rsid w:val="00686D90"/>
    <w:rsid w:val="006B79BD"/>
    <w:rsid w:val="006C3D9D"/>
    <w:rsid w:val="006E088F"/>
    <w:rsid w:val="0072526D"/>
    <w:rsid w:val="007D74AB"/>
    <w:rsid w:val="007E7173"/>
    <w:rsid w:val="007F1207"/>
    <w:rsid w:val="008C0654"/>
    <w:rsid w:val="009511C9"/>
    <w:rsid w:val="00955019"/>
    <w:rsid w:val="009572DF"/>
    <w:rsid w:val="009842BF"/>
    <w:rsid w:val="009C5EA1"/>
    <w:rsid w:val="009F66D0"/>
    <w:rsid w:val="00A605F9"/>
    <w:rsid w:val="00A97E35"/>
    <w:rsid w:val="00AA055D"/>
    <w:rsid w:val="00B86CD9"/>
    <w:rsid w:val="00B958BC"/>
    <w:rsid w:val="00C03E1E"/>
    <w:rsid w:val="00C4016C"/>
    <w:rsid w:val="00C53022"/>
    <w:rsid w:val="00CE6D54"/>
    <w:rsid w:val="00D10BE0"/>
    <w:rsid w:val="00D44A78"/>
    <w:rsid w:val="00D641C1"/>
    <w:rsid w:val="00D64E25"/>
    <w:rsid w:val="00D9017D"/>
    <w:rsid w:val="00E43DBB"/>
    <w:rsid w:val="00E958FA"/>
    <w:rsid w:val="00F03DDF"/>
    <w:rsid w:val="00F37531"/>
    <w:rsid w:val="00FF36E3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8B82D"/>
  <w15:chartTrackingRefBased/>
  <w15:docId w15:val="{2292555A-1590-4B49-85AA-6B353C49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E3"/>
    <w:rPr>
      <w:rFonts w:ascii="Helvetica Neue" w:hAnsi="Helvetica Neue" w:cs="Arial Unicode MS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BD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BD"/>
    <w:pPr>
      <w:ind w:left="720"/>
      <w:contextualSpacing/>
    </w:pPr>
    <w:rPr>
      <w:rFonts w:asciiTheme="minorHAnsi" w:hAnsiTheme="minorHAnsi" w:cstheme="minorBidi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6E3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F7DCD"/>
    <w:rPr>
      <w:rFonts w:ascii="Helvetica Neue" w:hAnsi="Helvetica Neue" w:cs="Arial Unicode MS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58</cp:revision>
  <dcterms:created xsi:type="dcterms:W3CDTF">2025-02-08T01:39:00Z</dcterms:created>
  <dcterms:modified xsi:type="dcterms:W3CDTF">2025-06-29T15:26:00Z</dcterms:modified>
</cp:coreProperties>
</file>